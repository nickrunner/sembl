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Property Handover Notes</w:t>
      </w:r>
    </w:p>
    <w:p>
      <w:r>
        <w:rPr>
          <w:b/>
          <w:bCs/>
        </w:rPr>
        <w:t xml:space="preserve">Heron Point Cabin. </w:t>
      </w:r>
      <w:r>
        <w:t xml:space="preserve">Prepared for the incoming host by Marta Lindqvist, August 2026.</w:t>
      </w:r>
    </w:p>
    <w:p>
      <w:pPr>
        <w:pStyle w:val="Heading1"/>
      </w:pPr>
      <w:r>
        <w:t xml:space="preserve">Overview</w:t>
      </w:r>
    </w:p>
    <w:p>
      <w:r>
        <w:t xml:space="preserve">Heron Point Cabin is a two-bedroom timber cabin on the north shore of Lake Vättern, at 14 Strandvägen, 563 92 Gränna. It sleeps five: a double in the main bedroom, two singles in the loft, and a sofa bed in the snug. We list it at 1,850 SEK a night in summer and 1,200 SEK off season. No pets — the owner's daughter is allergic.</w:t>
      </w:r>
    </w:p>
    <w:p>
      <w:pPr>
        <w:pStyle w:val="Heading1"/>
      </w:pPr>
      <w:r>
        <w:t xml:space="preserve">Access</w:t>
      </w:r>
    </w:p>
    <w:p>
      <w:r>
        <w:t xml:space="preserve">The gate code is </w:t>
      </w:r>
      <w:r>
        <w:rPr>
          <w:b/>
          <w:bCs/>
        </w:rPr>
        <w:t xml:space="preserve">4471</w:t>
      </w:r>
      <w:r>
        <w:rPr>
          <w:rStyle w:val="FootnoteReference"/>
        </w:rPr>
        <w:footnoteReference w:id="1"/>
      </w:r>
      <w:r>
        <w:t xml:space="preserve">. Keys are in the lock box behind the boot rack (code 2580). Check-in from 15:00, check-out by 11:00.</w:t>
      </w:r>
    </w:p>
    <w:p>
      <w:pPr>
        <w:pStyle w:val="ListParagraph"/>
        <w:numPr>
          <w:ilvl w:val="0"/>
          <w:numId w:val="2"/>
        </w:numPr>
      </w:pPr>
      <w:r>
        <w:t xml:space="preserve">Unlock the gate and drive down to the turning circle; there is parking for two cars.</w:t>
      </w:r>
    </w:p>
    <w:p>
      <w:pPr>
        <w:pStyle w:val="ListParagraph"/>
        <w:numPr>
          <w:ilvl w:val="0"/>
          <w:numId w:val="2"/>
        </w:numPr>
      </w:pPr>
      <w:r>
        <w:t xml:space="preserve">The front door sticks in damp weather — lift the handle as you turn the key.</w:t>
      </w:r>
    </w:p>
    <w:p>
      <w:pPr>
        <w:pStyle w:val="ListParagraph"/>
        <w:numPr>
          <w:ilvl w:val="0"/>
          <w:numId w:val="2"/>
        </w:numPr>
      </w:pPr>
      <w:r>
        <w:t xml:space="preserve">Open the stopcock under the stairs before running any tap.</w:t>
      </w:r>
    </w:p>
    <w:p>
      <w:pPr>
        <w:pStyle w:val="Heading1"/>
      </w:pPr>
      <w:r>
        <w:t xml:space="preserve">Amenities</w:t>
      </w:r>
    </w:p>
    <w:p>
      <w:pPr>
        <w:pStyle w:val="ListParagraph"/>
        <w:numPr>
          <w:ilvl w:val="0"/>
          <w:numId w:val="1"/>
        </w:numPr>
      </w:pPr>
      <w:r>
        <w:t xml:space="preserve">Wood-fired sauna by the shore (guests must be shown how to light it)</w:t>
      </w:r>
    </w:p>
    <w:p>
      <w:pPr>
        <w:pStyle w:val="ListParagraph"/>
        <w:numPr>
          <w:ilvl w:val="0"/>
          <w:numId w:val="1"/>
        </w:numPr>
      </w:pPr>
      <w:r>
        <w:t xml:space="preserve">Hot tub on the deck; the cover stays on when it is not in use</w:t>
      </w:r>
    </w:p>
    <w:p>
      <w:pPr>
        <w:pStyle w:val="ListParagraph"/>
        <w:numPr>
          <w:ilvl w:val="0"/>
          <w:numId w:val="1"/>
        </w:numPr>
      </w:pPr>
      <w:r>
        <w:t xml:space="preserve">Two kayaks and life jackets in the boathouse</w:t>
      </w:r>
    </w:p>
    <w:p>
      <w:pPr>
        <w:pStyle w:val="ListParagraph"/>
        <w:numPr>
          <w:ilvl w:val="0"/>
          <w:numId w:val="1"/>
        </w:numPr>
      </w:pPr>
      <w:r>
        <w:t xml:space="preserve">Fibre wifi — network "HeronPoint", password "lakelight-2026"</w:t>
      </w:r>
    </w:p>
    <w:p>
      <w:pPr>
        <w:pStyle w:val="ListParagraph"/>
        <w:numPr>
          <w:ilvl w:val="0"/>
          <w:numId w:val="1"/>
        </w:numPr>
      </w:pPr>
      <w:r>
        <w:t xml:space="preserve">EV charger (type 2) by the woodshed</w:t>
      </w:r>
    </w:p>
    <w:p>
      <w:pPr>
        <w:pStyle w:val="ListParagraph"/>
        <w:numPr>
          <w:ilvl w:val="0"/>
          <w:numId w:val="1"/>
        </w:numPr>
      </w:pPr>
      <w:r>
        <w:t xml:space="preserve">Full kitchen with dishwasher; there is no oven glove, I keep meaning to buy one</w:t>
      </w:r>
    </w:p>
    <w:p>
      <w:pPr>
        <w:pStyle w:val="Heading1"/>
      </w:pPr>
      <w:r>
        <w:t xml:space="preserve">Utilities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System</w:t>
            </w:r>
          </w:p>
        </w:tc>
        <w:tc>
          <w:p>
            <w:r>
              <w:rPr>
                <w:b/>
                <w:bCs/>
              </w:rPr>
              <w:t xml:space="preserve">Location</w:t>
            </w:r>
          </w:p>
        </w:tc>
        <w:tc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p>
            <w:r>
              <w:rPr>
                <w:b w:val="false"/>
                <w:bCs w:val="false"/>
              </w:rPr>
              <w:t xml:space="preserve">Water</w:t>
            </w:r>
          </w:p>
        </w:tc>
        <w:tc>
          <w:p>
            <w:r>
              <w:rPr>
                <w:b w:val="false"/>
                <w:bCs w:val="false"/>
              </w:rPr>
              <w:t xml:space="preserve">Stopcock under the stairs</w:t>
            </w:r>
          </w:p>
        </w:tc>
        <w:tc>
          <w:p>
            <w:r>
              <w:rPr>
                <w:b w:val="false"/>
                <w:bCs w:val="false"/>
              </w:rPr>
              <w:t xml:space="preserve">Drain the system before the first frost</w:t>
            </w:r>
          </w:p>
        </w:tc>
      </w:tr>
      <w:tr>
        <w:trPr>
          <w:tblHeader w:val="false"/>
        </w:trPr>
        <w:tc>
          <w:p>
            <w:r>
              <w:rPr>
                <w:b w:val="false"/>
                <w:bCs w:val="false"/>
              </w:rPr>
              <w:t xml:space="preserve">Electricity</w:t>
            </w:r>
          </w:p>
        </w:tc>
        <w:tc>
          <w:p>
            <w:r>
              <w:rPr>
                <w:b w:val="false"/>
                <w:bCs w:val="false"/>
              </w:rPr>
              <w:t xml:space="preserve">Fuse box in the utility room</w:t>
            </w:r>
          </w:p>
        </w:tc>
        <w:tc>
          <w:p>
            <w:r>
              <w:rPr>
                <w:b w:val="false"/>
                <w:bCs w:val="false"/>
              </w:rPr>
              <w:t xml:space="preserve">Sauna and hot tub are on separate 16 A breakers</w:t>
            </w:r>
          </w:p>
        </w:tc>
      </w:tr>
      <w:tr>
        <w:trPr>
          <w:tblHeader w:val="false"/>
        </w:trPr>
        <w:tc>
          <w:p>
            <w:r>
              <w:rPr>
                <w:b w:val="false"/>
                <w:bCs w:val="false"/>
              </w:rPr>
              <w:t xml:space="preserve">Heating</w:t>
            </w:r>
          </w:p>
        </w:tc>
        <w:tc>
          <w:p>
            <w:r>
              <w:rPr>
                <w:b w:val="false"/>
                <w:bCs w:val="false"/>
              </w:rPr>
              <w:t xml:space="preserve">Air-source heat pump, hallway</w:t>
            </w:r>
          </w:p>
        </w:tc>
        <w:tc>
          <w:p>
            <w:r>
              <w:rPr>
                <w:b w:val="false"/>
                <w:bCs w:val="false"/>
              </w:rPr>
              <w:t xml:space="preserve">Leave at 12 °C when the cabin is empty</w:t>
            </w:r>
          </w:p>
        </w:tc>
      </w:tr>
      <w:tr>
        <w:trPr>
          <w:tblHeader w:val="false"/>
        </w:trPr>
        <w:tc>
          <w:p>
            <w:r>
              <w:rPr>
                <w:b w:val="false"/>
                <w:bCs w:val="false"/>
              </w:rPr>
              <w:t xml:space="preserve">Septic tank</w:t>
            </w:r>
          </w:p>
        </w:tc>
        <w:tc>
          <w:p>
            <w:r>
              <w:rPr>
                <w:b w:val="false"/>
                <w:bCs w:val="false"/>
              </w:rPr>
              <w:t xml:space="preserve">Behind the woodshed</w:t>
            </w:r>
          </w:p>
        </w:tc>
        <w:tc>
          <w:p>
            <w:r>
              <w:rPr>
                <w:b w:val="false"/>
                <w:bCs w:val="false"/>
              </w:rPr>
              <w:t xml:space="preserve">Emptied each May by Gränna Slamsug</w:t>
            </w:r>
          </w:p>
        </w:tc>
      </w:tr>
    </w:tbl>
    <w:p>
      <w:r>
        <w:drawing>
          <wp:inline distT="0" distB="0" distL="0" distR="0">
            <wp:extent cx="1143000" cy="762000"/>
            <wp:effectExtent t="0" r="0" b="0" l="0"/>
            <wp:docPr id="1" name="fuse-box" descr="Fuse box with the breakers labelled" title="Fuse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House rules</w:t>
      </w:r>
    </w:p>
    <w:p>
      <w:pPr>
        <w:pStyle w:val="ListParagraph"/>
        <w:numPr>
          <w:ilvl w:val="0"/>
          <w:numId w:val="1"/>
        </w:numPr>
      </w:pPr>
      <w:r>
        <w:t xml:space="preserve">No pets</w:t>
      </w:r>
    </w:p>
    <w:p>
      <w:pPr>
        <w:pStyle w:val="ListParagraph"/>
        <w:numPr>
          <w:ilvl w:val="0"/>
          <w:numId w:val="1"/>
        </w:numPr>
      </w:pPr>
      <w:r>
        <w:t xml:space="preserve">No parties or events; quiet after 22:00 for the neighbours' sake</w:t>
      </w:r>
    </w:p>
    <w:p>
      <w:pPr>
        <w:pStyle w:val="ListParagraph"/>
        <w:numPr>
          <w:ilvl w:val="0"/>
          <w:numId w:val="1"/>
        </w:numPr>
      </w:pPr>
      <w:r>
        <w:t xml:space="preserve">Maximum five guests</w:t>
      </w:r>
    </w:p>
    <w:p>
      <w:pPr>
        <w:pStyle w:val="ListParagraph"/>
        <w:numPr>
          <w:ilvl w:val="0"/>
          <w:numId w:val="1"/>
        </w:numPr>
      </w:pPr>
      <w:r>
        <w:t xml:space="preserve">No smoking indoors or in the sauna</w:t>
      </w:r>
    </w:p>
    <w:p>
      <w:pPr>
        <w:pStyle w:val="Heading1"/>
      </w:pPr>
      <w:r>
        <w:t xml:space="preserve">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Phone</w:t>
            </w:r>
          </w:p>
        </w:tc>
      </w:tr>
      <w:tr>
        <w:trPr>
          <w:tblHeader w:val="false"/>
        </w:trPr>
        <w:tc>
          <w:p>
            <w:r>
              <w:rPr>
                <w:b w:val="false"/>
                <w:bCs w:val="false"/>
              </w:rPr>
              <w:t xml:space="preserve">Owner</w:t>
            </w:r>
          </w:p>
        </w:tc>
        <w:tc>
          <w:p>
            <w:r>
              <w:rPr>
                <w:b w:val="false"/>
                <w:bCs w:val="false"/>
              </w:rPr>
              <w:t xml:space="preserve">Anders Lindqvist</w:t>
            </w:r>
          </w:p>
        </w:tc>
        <w:tc>
          <w:p>
            <w:r>
              <w:rPr>
                <w:b w:val="false"/>
                <w:bCs w:val="false"/>
              </w:rPr>
              <w:t xml:space="preserve">+46 70 123 45 67</w:t>
            </w:r>
          </w:p>
        </w:tc>
      </w:tr>
      <w:tr>
        <w:trPr>
          <w:tblHeader w:val="false"/>
        </w:trPr>
        <w:tc>
          <w:p>
            <w:r>
              <w:rPr>
                <w:b w:val="false"/>
                <w:bCs w:val="false"/>
              </w:rPr>
              <w:t xml:space="preserve">Caretaker (repairs, snow clearing)</w:t>
            </w:r>
          </w:p>
        </w:tc>
        <w:tc>
          <w:p>
            <w:r>
              <w:rPr>
                <w:b w:val="false"/>
                <w:bCs w:val="false"/>
              </w:rPr>
              <w:t xml:space="preserve">Jonas Berg</w:t>
            </w:r>
          </w:p>
        </w:tc>
        <w:tc>
          <w:p>
            <w:r>
              <w:rPr>
                <w:b w:val="false"/>
                <w:bCs w:val="false"/>
              </w:rPr>
              <w:t xml:space="preserve">+46 73 987 65 43</w:t>
            </w:r>
          </w:p>
        </w:tc>
      </w:tr>
      <w:tr>
        <w:trPr>
          <w:tblHeader w:val="false"/>
        </w:trPr>
        <w:tc>
          <w:p>
            <w:r>
              <w:rPr>
                <w:b w:val="false"/>
                <w:bCs w:val="false"/>
              </w:rPr>
              <w:t xml:space="preserve">Cleaner</w:t>
            </w:r>
          </w:p>
        </w:tc>
        <w:tc>
          <w:p>
            <w:r>
              <w:rPr>
                <w:b w:val="false"/>
                <w:bCs w:val="false"/>
              </w:rPr>
              <w:t xml:space="preserve">Gränna Städ AB</w:t>
            </w:r>
          </w:p>
        </w:tc>
        <w:tc>
          <w:p>
            <w:r>
              <w:rPr>
                <w:b w:val="false"/>
                <w:bCs w:val="false"/>
              </w:rPr>
              <w:t xml:space="preserve">+46 390 100 20</w:t>
            </w:r>
          </w:p>
        </w:tc>
      </w:tr>
    </w:tbl>
    <w:p>
      <w:r>
        <w:t xml:space="preserve">For anything urgent call </w:t>
      </w:r>
      <w:del w:id="1" w:author="Marta Lindqvist" w:date="2026-08-14T09:12:00Z">
        <w:r>
          <w:delText xml:space="preserve">Erik</w:delText>
        </w:r>
      </w:del>
      <w:ins w:id="2" w:author="Marta Lindqvist" w:date="2026-08-14T09:12:00Z">
        <w:r>
          <w:t xml:space="preserve">Jonas</w:t>
        </w:r>
      </w:ins>
      <w:r>
        <w:t xml:space="preserve"> first.</w:t>
      </w:r>
    </w:p>
    <w:p>
      <w:pPr>
        <w:pStyle w:val="Heading1"/>
      </w:pPr>
      <w:r>
        <w:t xml:space="preserve">Maintenance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Date</w:t>
            </w:r>
          </w:p>
        </w:tc>
        <w:tc>
          <w:p>
            <w:r>
              <w:rPr>
                <w:b/>
                <w:bCs/>
              </w:rPr>
              <w:t xml:space="preserve">Work</w:t>
            </w:r>
          </w:p>
        </w:tc>
        <w:tc>
          <w:p>
            <w:r>
              <w:rPr>
                <w:b/>
                <w:bCs/>
              </w:rPr>
              <w:t xml:space="preserve">By</w:t>
            </w:r>
          </w:p>
        </w:tc>
      </w:tr>
      <w:tr>
        <w:trPr>
          <w:tblHeader w:val="false"/>
        </w:trPr>
        <w:tc>
          <w:p>
            <w:r>
              <w:rPr>
                <w:b w:val="false"/>
                <w:bCs w:val="false"/>
              </w:rPr>
              <w:t xml:space="preserve">2026-03-02</w:t>
            </w:r>
          </w:p>
        </w:tc>
        <w:tc>
          <w:p>
            <w:r>
              <w:rPr>
                <w:b w:val="false"/>
                <w:bCs w:val="false"/>
              </w:rPr>
              <w:t xml:space="preserve">Replaced the sauna stove stones</w:t>
            </w:r>
          </w:p>
        </w:tc>
        <w:tc>
          <w:p>
            <w:r>
              <w:rPr>
                <w:b w:val="false"/>
                <w:bCs w:val="false"/>
              </w:rPr>
              <w:t xml:space="preserve">Jonas Berg</w:t>
            </w:r>
          </w:p>
        </w:tc>
      </w:tr>
      <w:tr>
        <w:trPr>
          <w:tblHeader w:val="false"/>
        </w:trPr>
        <w:tc>
          <w:p>
            <w:r>
              <w:rPr>
                <w:b w:val="false"/>
                <w:bCs w:val="false"/>
              </w:rPr>
              <w:t xml:space="preserve">2026-05-14</w:t>
            </w:r>
          </w:p>
        </w:tc>
        <w:tc>
          <w:p>
            <w:r>
              <w:rPr>
                <w:b w:val="false"/>
                <w:bCs w:val="false"/>
              </w:rPr>
              <w:t xml:space="preserve">Septic tank emptied</w:t>
            </w:r>
          </w:p>
        </w:tc>
        <w:tc>
          <w:p>
            <w:r>
              <w:rPr>
                <w:b w:val="false"/>
                <w:bCs w:val="false"/>
              </w:rPr>
              <w:t xml:space="preserve">Gränna Slamsug</w:t>
            </w:r>
          </w:p>
        </w:tc>
      </w:tr>
      <w:tr>
        <w:trPr>
          <w:tblHeader w:val="false"/>
        </w:trPr>
        <w:tc>
          <w:p>
            <w:r>
              <w:rPr>
                <w:b w:val="false"/>
                <w:bCs w:val="false"/>
              </w:rPr>
              <w:t xml:space="preserve">2026-07-30</w:t>
            </w:r>
          </w:p>
        </w:tc>
        <w:tc>
          <w:p>
            <w:r>
              <w:rPr>
                <w:b w:val="false"/>
                <w:bCs w:val="false"/>
              </w:rPr>
              <w:t xml:space="preserve">Hot tub filter changed</w:t>
            </w:r>
          </w:p>
        </w:tc>
        <w:tc>
          <w:p>
            <w:r>
              <w:rPr>
                <w:b w:val="false"/>
                <w:bCs w:val="false"/>
              </w:rPr>
              <w:t xml:space="preserve">Jonas Berg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Confidential. Do not share with guests.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The gate code changes every season; the caretaker sends the new one in the first week of June and December.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Heron Point Cabin — handover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a9c45fd419815a5ab1998503a9f03514c0e22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Handover Notes — Heron Point Cabin</dc:title>
  <dc:creator>Marta Lindqvist</dc:creator>
  <dc:description>Fictional sample document for the SEMBL examples.</dc:description>
  <cp:lastModifiedBy>Un-named</cp:lastModifiedBy>
  <cp:revision>1</cp:revision>
  <dcterms:created xsi:type="dcterms:W3CDTF">2026-09-05T02:53:16.790Z</dcterms:created>
  <dcterms:modified xsi:type="dcterms:W3CDTF">2026-09-05T02:53:16.790Z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